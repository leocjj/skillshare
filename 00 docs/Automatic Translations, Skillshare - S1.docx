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00" w:before="0" w:line="240" w:lineRule="auto"/>
        <w:rPr/>
      </w:pPr>
      <w:r w:rsidDel="00000000" w:rsidR="00000000" w:rsidRPr="00000000">
        <w:rPr/>
        <w:drawing>
          <wp:inline distB="114300" distT="114300" distL="114300" distR="114300">
            <wp:extent cx="5943600" cy="63500"/>
            <wp:effectExtent b="0" l="0" r="0" t="0"/>
            <wp:docPr descr="horizontal line" id="6" name="image1.png"/>
            <a:graphic>
              <a:graphicData uri="http://schemas.openxmlformats.org/drawingml/2006/picture">
                <pic:pic>
                  <pic:nvPicPr>
                    <pic:cNvPr descr="horizontal line" id="0" name="image1.png"/>
                    <pic:cNvPicPr preferRelativeResize="0"/>
                  </pic:nvPicPr>
                  <pic:blipFill>
                    <a:blip r:embed="rId7"/>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40" w:lineRule="auto"/>
        <w:rPr>
          <w:b w:val="1"/>
          <w:color w:val="00ab44"/>
          <w:sz w:val="28"/>
          <w:szCs w:val="28"/>
        </w:rPr>
      </w:pPr>
      <w:r w:rsidDel="00000000" w:rsidR="00000000" w:rsidRPr="00000000">
        <w:rPr>
          <w:b w:val="1"/>
          <w:color w:val="00ab44"/>
          <w:sz w:val="28"/>
          <w:szCs w:val="28"/>
          <w:rtl w:val="0"/>
        </w:rPr>
        <w:t xml:space="preserve">Zombieland CLI Team</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color w:val="666666"/>
          <w:sz w:val="20"/>
          <w:szCs w:val="20"/>
          <w:rtl w:val="0"/>
        </w:rPr>
        <w:t xml:space="preserve">Cali, Colombia</w:t>
      </w:r>
    </w:p>
    <w:p w:rsidR="00000000" w:rsidDel="00000000" w:rsidP="00000000" w:rsidRDefault="00000000" w:rsidRPr="00000000" w14:paraId="00000004">
      <w:pPr>
        <w:pStyle w:val="Title"/>
        <w:pBdr>
          <w:top w:space="0" w:sz="0" w:val="nil"/>
          <w:left w:space="0" w:sz="0" w:val="nil"/>
          <w:bottom w:space="0" w:sz="0" w:val="nil"/>
          <w:right w:space="0" w:sz="0" w:val="nil"/>
          <w:between w:space="0" w:sz="0" w:val="nil"/>
        </w:pBdr>
        <w:shd w:fill="auto" w:val="clear"/>
        <w:rPr>
          <w:rFonts w:ascii="Proxima Nova" w:cs="Proxima Nova" w:eastAsia="Proxima Nova" w:hAnsi="Proxima Nova"/>
          <w:color w:val="353744"/>
          <w:sz w:val="60"/>
          <w:szCs w:val="60"/>
        </w:rPr>
      </w:pPr>
      <w:bookmarkStart w:colFirst="0" w:colLast="0" w:name="_5x0d5h95i329" w:id="0"/>
      <w:bookmarkEnd w:id="0"/>
      <w:r w:rsidDel="00000000" w:rsidR="00000000" w:rsidRPr="00000000">
        <w:rPr>
          <w:sz w:val="60"/>
          <w:szCs w:val="60"/>
          <w:rtl w:val="0"/>
        </w:rPr>
        <w:t xml:space="preserve">Automatic Translations</w:t>
      </w:r>
      <w:r w:rsidDel="00000000" w:rsidR="00000000" w:rsidRPr="00000000">
        <w:rPr>
          <w:sz w:val="60"/>
          <w:szCs w:val="60"/>
          <w:rtl w:val="0"/>
        </w:rPr>
        <w:t xml:space="preserve">, Skillshare.</w:t>
      </w:r>
      <w:r w:rsidDel="00000000" w:rsidR="00000000" w:rsidRPr="00000000">
        <w:rPr>
          <w:rtl w:val="0"/>
        </w:rPr>
      </w:r>
    </w:p>
    <w:p w:rsidR="00000000" w:rsidDel="00000000" w:rsidP="00000000" w:rsidRDefault="00000000" w:rsidRPr="00000000" w14:paraId="00000005">
      <w:pPr>
        <w:pStyle w:val="Subtitle"/>
        <w:pBdr>
          <w:top w:space="0" w:sz="0" w:val="nil"/>
          <w:left w:space="0" w:sz="0" w:val="nil"/>
          <w:bottom w:space="0" w:sz="0" w:val="nil"/>
          <w:right w:space="0" w:sz="0" w:val="nil"/>
          <w:between w:space="0" w:sz="0" w:val="nil"/>
        </w:pBdr>
        <w:shd w:fill="auto" w:val="clear"/>
        <w:rPr>
          <w:b w:val="1"/>
          <w:color w:val="666666"/>
          <w:sz w:val="28"/>
          <w:szCs w:val="28"/>
        </w:rPr>
      </w:pPr>
      <w:bookmarkStart w:colFirst="0" w:colLast="0" w:name="_af80tl7prv5v" w:id="1"/>
      <w:bookmarkEnd w:id="1"/>
      <w:r w:rsidDel="00000000" w:rsidR="00000000" w:rsidRPr="00000000">
        <w:rPr>
          <w:b w:val="1"/>
          <w:sz w:val="28"/>
          <w:szCs w:val="28"/>
          <w:rtl w:val="0"/>
        </w:rPr>
        <w:t xml:space="preserve">May 14,</w:t>
      </w:r>
      <w:r w:rsidDel="00000000" w:rsidR="00000000" w:rsidRPr="00000000">
        <w:rPr>
          <w:b w:val="1"/>
          <w:sz w:val="28"/>
          <w:szCs w:val="28"/>
          <w:rtl w:val="0"/>
        </w:rPr>
        <w:t xml:space="preserve"> 2020</w:t>
      </w: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Internationalization has been a big part of our goals for this year, and we want to get closer to that objective by allowing users to see the video transcripts in their native language.</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We already support transcript in English for all our Original classes, we are looking to implement a solution that would allow users to auto-translate these transcripts into the language of their choosing.</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0A">
      <w:pPr>
        <w:pStyle w:val="Heading1"/>
        <w:jc w:val="both"/>
        <w:rPr>
          <w:sz w:val="40"/>
          <w:szCs w:val="40"/>
        </w:rPr>
      </w:pPr>
      <w:bookmarkStart w:colFirst="0" w:colLast="0" w:name="_f6xwal1rbuh1" w:id="2"/>
      <w:bookmarkEnd w:id="2"/>
      <w:r w:rsidDel="00000000" w:rsidR="00000000" w:rsidRPr="00000000">
        <w:rPr>
          <w:color w:val="00ab44"/>
          <w:sz w:val="40"/>
          <w:szCs w:val="40"/>
          <w:rtl w:val="0"/>
        </w:rPr>
        <w:t xml:space="preserve">Team Members</w:t>
      </w:r>
      <w:r w:rsidDel="00000000" w:rsidR="00000000" w:rsidRPr="00000000">
        <w:rPr>
          <w:sz w:val="40"/>
          <w:szCs w:val="40"/>
          <w:rtl w:val="0"/>
        </w:rPr>
        <w:t xml:space="preserve"> </w:t>
      </w:r>
    </w:p>
    <w:p w:rsidR="00000000" w:rsidDel="00000000" w:rsidP="00000000" w:rsidRDefault="00000000" w:rsidRPr="00000000" w14:paraId="0000000B">
      <w:pPr>
        <w:numPr>
          <w:ilvl w:val="0"/>
          <w:numId w:val="5"/>
        </w:numPr>
        <w:spacing w:after="0" w:afterAutospacing="0"/>
        <w:ind w:left="720" w:hanging="360"/>
        <w:rPr>
          <w:b w:val="0"/>
          <w:sz w:val="22"/>
          <w:szCs w:val="22"/>
        </w:rPr>
      </w:pPr>
      <w:r w:rsidDel="00000000" w:rsidR="00000000" w:rsidRPr="00000000">
        <w:rPr>
          <w:rtl w:val="0"/>
        </w:rPr>
        <w:t xml:space="preserve">Carlos Andres Garcia, Front-end</w:t>
      </w:r>
    </w:p>
    <w:p w:rsidR="00000000" w:rsidDel="00000000" w:rsidP="00000000" w:rsidRDefault="00000000" w:rsidRPr="00000000" w14:paraId="0000000C">
      <w:pPr>
        <w:numPr>
          <w:ilvl w:val="0"/>
          <w:numId w:val="5"/>
        </w:numPr>
        <w:spacing w:after="0" w:afterAutospacing="0" w:before="0" w:beforeAutospacing="0"/>
        <w:ind w:left="720" w:hanging="360"/>
        <w:rPr>
          <w:b w:val="0"/>
          <w:sz w:val="22"/>
          <w:szCs w:val="22"/>
        </w:rPr>
      </w:pPr>
      <w:r w:rsidDel="00000000" w:rsidR="00000000" w:rsidRPr="00000000">
        <w:rPr>
          <w:rtl w:val="0"/>
        </w:rPr>
        <w:t xml:space="preserve">Ivan Dario Lasso, Frontend - User Interface</w:t>
      </w:r>
    </w:p>
    <w:p w:rsidR="00000000" w:rsidDel="00000000" w:rsidP="00000000" w:rsidRDefault="00000000" w:rsidRPr="00000000" w14:paraId="0000000D">
      <w:pPr>
        <w:numPr>
          <w:ilvl w:val="0"/>
          <w:numId w:val="5"/>
        </w:numPr>
        <w:spacing w:before="0" w:beforeAutospacing="0"/>
        <w:ind w:left="720" w:hanging="360"/>
        <w:rPr>
          <w:u w:val="none"/>
        </w:rPr>
      </w:pPr>
      <w:r w:rsidDel="00000000" w:rsidR="00000000" w:rsidRPr="00000000">
        <w:rPr>
          <w:rtl w:val="0"/>
        </w:rPr>
        <w:t xml:space="preserve">Leonardo Calderon, Back-end</w:t>
      </w:r>
    </w:p>
    <w:p w:rsidR="00000000" w:rsidDel="00000000" w:rsidP="00000000" w:rsidRDefault="00000000" w:rsidRPr="00000000" w14:paraId="0000000E">
      <w:pPr>
        <w:pStyle w:val="Heading3"/>
        <w:ind w:left="0" w:firstLine="0"/>
        <w:rPr>
          <w:b w:val="1"/>
        </w:rPr>
      </w:pPr>
      <w:bookmarkStart w:colFirst="0" w:colLast="0" w:name="_pv7wcze5oq1k" w:id="3"/>
      <w:bookmarkEnd w:id="3"/>
      <w:r w:rsidDel="00000000" w:rsidR="00000000" w:rsidRPr="00000000">
        <w:rPr>
          <w:b w:val="1"/>
          <w:rtl w:val="0"/>
        </w:rPr>
        <w:t xml:space="preserve">Role Description:</w:t>
      </w:r>
    </w:p>
    <w:p w:rsidR="00000000" w:rsidDel="00000000" w:rsidP="00000000" w:rsidRDefault="00000000" w:rsidRPr="00000000" w14:paraId="0000000F">
      <w:pPr>
        <w:numPr>
          <w:ilvl w:val="0"/>
          <w:numId w:val="6"/>
        </w:numPr>
        <w:ind w:left="720" w:hanging="360"/>
        <w:jc w:val="both"/>
        <w:rPr>
          <w:u w:val="none"/>
        </w:rPr>
      </w:pPr>
      <w:r w:rsidDel="00000000" w:rsidR="00000000" w:rsidRPr="00000000">
        <w:rPr>
          <w:b w:val="1"/>
          <w:rtl w:val="0"/>
        </w:rPr>
        <w:t xml:space="preserve">Front-end</w:t>
      </w:r>
      <w:r w:rsidDel="00000000" w:rsidR="00000000" w:rsidRPr="00000000">
        <w:rPr>
          <w:rtl w:val="0"/>
        </w:rPr>
        <w:t xml:space="preserve"> web development, also known as client-side development is the practice of producing HTML, CSS and JavaScript for a website or Web Application so that a user can see and interact with them directly. The challenge associated with front end development is that the tools and techniques used to create the front end of a website change constantly and so the developer needs to constantly be aware of how the field is developing</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numPr>
          <w:ilvl w:val="0"/>
          <w:numId w:val="1"/>
        </w:numPr>
        <w:spacing w:after="0" w:afterAutospacing="0"/>
        <w:ind w:left="720" w:hanging="360"/>
        <w:jc w:val="both"/>
        <w:rPr>
          <w:u w:val="none"/>
        </w:rPr>
      </w:pPr>
      <w:r w:rsidDel="00000000" w:rsidR="00000000" w:rsidRPr="00000000">
        <w:rPr>
          <w:b w:val="1"/>
          <w:rtl w:val="0"/>
        </w:rPr>
        <w:t xml:space="preserve">Back-end</w:t>
      </w:r>
      <w:r w:rsidDel="00000000" w:rsidR="00000000" w:rsidRPr="00000000">
        <w:rPr>
          <w:rtl w:val="0"/>
        </w:rPr>
        <w:t xml:space="preserve"> Development refers to server-side development. It is the term used for the behind-the-scenes activities that happen when performing any action on a website. It can be logging in to your account or purchasing a watch from an online store. Backend developer focuses on databases, scripting, and the architecture of websites. Code written by back-end developers helps to communicate the database information to the browser.</w:t>
      </w:r>
    </w:p>
    <w:p w:rsidR="00000000" w:rsidDel="00000000" w:rsidP="00000000" w:rsidRDefault="00000000" w:rsidRPr="00000000" w14:paraId="00000012">
      <w:pPr>
        <w:numPr>
          <w:ilvl w:val="0"/>
          <w:numId w:val="1"/>
        </w:numPr>
        <w:spacing w:before="0" w:beforeAutospacing="0"/>
        <w:ind w:left="720" w:hanging="360"/>
        <w:jc w:val="both"/>
        <w:rPr>
          <w:u w:val="none"/>
        </w:rPr>
      </w:pPr>
      <w:r w:rsidDel="00000000" w:rsidR="00000000" w:rsidRPr="00000000">
        <w:rPr>
          <w:b w:val="1"/>
          <w:rtl w:val="0"/>
        </w:rPr>
        <w:t xml:space="preserve">The user interface (UI)</w:t>
      </w:r>
      <w:r w:rsidDel="00000000" w:rsidR="00000000" w:rsidRPr="00000000">
        <w:rPr>
          <w:rtl w:val="0"/>
        </w:rPr>
        <w:t xml:space="preserve"> is the point of human-computer interaction and communication in a device. This can include display screens, keyboards, a mouse and the appearance of a desktop. It is also the way through which a user interacts with an application or a website. The growing dependence of many businesses on web applications and mobile applications has led many companies to place increased priority on UI in an effort to improve the user's overall experience.</w:t>
      </w:r>
    </w:p>
    <w:p w:rsidR="00000000" w:rsidDel="00000000" w:rsidP="00000000" w:rsidRDefault="00000000" w:rsidRPr="00000000" w14:paraId="00000013">
      <w:pPr>
        <w:ind w:left="0" w:firstLine="0"/>
        <w:jc w:val="both"/>
        <w:rPr>
          <w:i w:val="1"/>
        </w:rPr>
      </w:pPr>
      <w:r w:rsidDel="00000000" w:rsidR="00000000" w:rsidRPr="00000000">
        <w:rPr>
          <w:i w:val="1"/>
          <w:rtl w:val="0"/>
        </w:rPr>
        <w:t xml:space="preserve">Roles decided based on experience and personal preferences. </w:t>
      </w:r>
      <w:ins w:author="Andres Rojas" w:id="0" w:date="2020-05-15T22:36:37Z">
        <w:r w:rsidDel="00000000" w:rsidR="00000000" w:rsidRPr="00000000">
          <w:rPr>
            <w:i w:val="1"/>
            <w:rtl w:val="0"/>
          </w:rPr>
          <w:t xml:space="preserve">It can</w:t>
        </w:r>
      </w:ins>
      <w:r w:rsidDel="00000000" w:rsidR="00000000" w:rsidRPr="00000000">
        <w:rPr>
          <w:i w:val="1"/>
          <w:rtl w:val="0"/>
        </w:rPr>
        <w:t xml:space="preserve"> change according to the requirements.</w:t>
      </w:r>
    </w:p>
    <w:p w:rsidR="00000000" w:rsidDel="00000000" w:rsidP="00000000" w:rsidRDefault="00000000" w:rsidRPr="00000000" w14:paraId="00000014">
      <w:pPr>
        <w:ind w:left="0" w:firstLine="0"/>
        <w:jc w:val="both"/>
        <w:rPr/>
      </w:pPr>
      <w:r w:rsidDel="00000000" w:rsidR="00000000" w:rsidRPr="00000000">
        <w:rPr>
          <w:rtl w:val="0"/>
        </w:rPr>
      </w:r>
    </w:p>
    <w:p w:rsidR="00000000" w:rsidDel="00000000" w:rsidP="00000000" w:rsidRDefault="00000000" w:rsidRPr="00000000" w14:paraId="00000015">
      <w:pPr>
        <w:pStyle w:val="Heading1"/>
        <w:pBdr>
          <w:top w:space="0" w:sz="0" w:val="nil"/>
          <w:left w:space="0" w:sz="0" w:val="nil"/>
          <w:bottom w:space="0" w:sz="0" w:val="nil"/>
          <w:right w:space="0" w:sz="0" w:val="nil"/>
          <w:between w:space="0" w:sz="0" w:val="nil"/>
        </w:pBdr>
        <w:shd w:fill="auto" w:val="clear"/>
        <w:rPr>
          <w:rFonts w:ascii="Proxima Nova" w:cs="Proxima Nova" w:eastAsia="Proxima Nova" w:hAnsi="Proxima Nova"/>
          <w:color w:val="00ab44"/>
          <w:sz w:val="40"/>
          <w:szCs w:val="40"/>
        </w:rPr>
      </w:pPr>
      <w:bookmarkStart w:colFirst="0" w:colLast="0" w:name="_sws2lxs80tu4" w:id="4"/>
      <w:bookmarkEnd w:id="4"/>
      <w:commentRangeStart w:id="0"/>
      <w:r w:rsidDel="00000000" w:rsidR="00000000" w:rsidRPr="00000000">
        <w:rPr>
          <w:color w:val="00ab44"/>
          <w:sz w:val="40"/>
          <w:szCs w:val="40"/>
          <w:rtl w:val="0"/>
        </w:rPr>
        <w:t xml:space="preserve">Technologies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6">
      <w:pPr>
        <w:spacing w:after="240" w:before="0" w:lineRule="auto"/>
        <w:ind w:left="0" w:firstLine="0"/>
        <w:rPr/>
      </w:pPr>
      <w:r w:rsidDel="00000000" w:rsidR="00000000" w:rsidRPr="00000000">
        <w:rPr>
          <w:rtl w:val="0"/>
        </w:rPr>
        <w:t xml:space="preserve">Main technologies proposed by </w:t>
      </w:r>
      <w:ins w:author="Andres Rojas" w:id="1" w:date="2020-05-15T22:36:56Z">
        <w:r w:rsidDel="00000000" w:rsidR="00000000" w:rsidRPr="00000000">
          <w:rPr>
            <w:rtl w:val="0"/>
          </w:rPr>
          <w:t xml:space="preserve">the </w:t>
        </w:r>
      </w:ins>
      <w:r w:rsidDel="00000000" w:rsidR="00000000" w:rsidRPr="00000000">
        <w:rPr>
          <w:rtl w:val="0"/>
        </w:rPr>
        <w:t xml:space="preserve">client, alternatives proposed by </w:t>
      </w:r>
      <w:ins w:author="Andres Rojas" w:id="2" w:date="2020-05-15T22:37:00Z">
        <w:r w:rsidDel="00000000" w:rsidR="00000000" w:rsidRPr="00000000">
          <w:rPr>
            <w:rtl w:val="0"/>
          </w:rPr>
          <w:t xml:space="preserve">the </w:t>
        </w:r>
      </w:ins>
      <w:r w:rsidDel="00000000" w:rsidR="00000000" w:rsidRPr="00000000">
        <w:rPr>
          <w:rtl w:val="0"/>
        </w:rPr>
        <w:t xml:space="preserve">CLI team.</w:t>
      </w:r>
    </w:p>
    <w:p w:rsidR="00000000" w:rsidDel="00000000" w:rsidP="00000000" w:rsidRDefault="00000000" w:rsidRPr="00000000" w14:paraId="00000017">
      <w:pPr>
        <w:numPr>
          <w:ilvl w:val="0"/>
          <w:numId w:val="9"/>
        </w:numPr>
        <w:spacing w:after="240" w:before="0" w:lineRule="auto"/>
        <w:ind w:left="720" w:hanging="360"/>
        <w:rPr>
          <w:rFonts w:ascii="Arial" w:cs="Arial" w:eastAsia="Arial" w:hAnsi="Arial"/>
          <w:b w:val="1"/>
          <w:color w:val="000000"/>
        </w:rPr>
      </w:pPr>
      <w:r w:rsidDel="00000000" w:rsidR="00000000" w:rsidRPr="00000000">
        <w:rPr>
          <w:b w:val="1"/>
          <w:rtl w:val="0"/>
        </w:rPr>
        <w:t xml:space="preserve">GraphQL</w:t>
      </w:r>
    </w:p>
    <w:p w:rsidR="00000000" w:rsidDel="00000000" w:rsidP="00000000" w:rsidRDefault="00000000" w:rsidRPr="00000000" w14:paraId="00000018">
      <w:pPr>
        <w:spacing w:after="240" w:before="0" w:lineRule="auto"/>
        <w:ind w:left="720" w:firstLine="0"/>
        <w:rPr/>
      </w:pPr>
      <w:r w:rsidDel="00000000" w:rsidR="00000000" w:rsidRPr="00000000">
        <w:rPr>
          <w:rtl w:val="0"/>
        </w:rPr>
        <w:t xml:space="preserve">GraphQL is a query language for APIs and a runtime for fulfilling those queries with your existing data. GraphQL provides a complete and understandable description of the data in your API, gives clients the power to ask for exactly what they need and nothing more, makes it easier to evolve APIs over time, and enables powerful developer tools.</w:t>
      </w:r>
    </w:p>
    <w:p w:rsidR="00000000" w:rsidDel="00000000" w:rsidP="00000000" w:rsidRDefault="00000000" w:rsidRPr="00000000" w14:paraId="00000019">
      <w:pPr>
        <w:spacing w:after="240" w:before="0" w:lineRule="auto"/>
        <w:ind w:left="720" w:firstLine="0"/>
        <w:rPr/>
      </w:pPr>
      <w:hyperlink r:id="rId8">
        <w:r w:rsidDel="00000000" w:rsidR="00000000" w:rsidRPr="00000000">
          <w:rPr>
            <w:color w:val="1155cc"/>
            <w:u w:val="single"/>
            <w:rtl w:val="0"/>
          </w:rPr>
          <w:t xml:space="preserve">https://graphql.org/</w:t>
        </w:r>
      </w:hyperlink>
      <w:r w:rsidDel="00000000" w:rsidR="00000000" w:rsidRPr="00000000">
        <w:rPr>
          <w:rtl w:val="0"/>
        </w:rPr>
      </w:r>
    </w:p>
    <w:p w:rsidR="00000000" w:rsidDel="00000000" w:rsidP="00000000" w:rsidRDefault="00000000" w:rsidRPr="00000000" w14:paraId="0000001A">
      <w:pPr>
        <w:numPr>
          <w:ilvl w:val="0"/>
          <w:numId w:val="9"/>
        </w:numPr>
        <w:spacing w:after="240" w:before="0" w:lineRule="auto"/>
        <w:ind w:left="720" w:hanging="360"/>
        <w:rPr>
          <w:rFonts w:ascii="Arial" w:cs="Arial" w:eastAsia="Arial" w:hAnsi="Arial"/>
          <w:b w:val="1"/>
          <w:color w:val="000000"/>
        </w:rPr>
      </w:pPr>
      <w:r w:rsidDel="00000000" w:rsidR="00000000" w:rsidRPr="00000000">
        <w:rPr>
          <w:b w:val="1"/>
          <w:rtl w:val="0"/>
        </w:rPr>
        <w:t xml:space="preserve">Javascript options to evaluate:</w:t>
      </w:r>
    </w:p>
    <w:p w:rsidR="00000000" w:rsidDel="00000000" w:rsidP="00000000" w:rsidRDefault="00000000" w:rsidRPr="00000000" w14:paraId="0000001B">
      <w:pPr>
        <w:spacing w:after="240" w:before="0" w:lineRule="auto"/>
        <w:ind w:left="720" w:firstLine="0"/>
        <w:jc w:val="both"/>
        <w:rPr/>
      </w:pPr>
      <w:r w:rsidDel="00000000" w:rsidR="00000000" w:rsidRPr="00000000">
        <w:rPr>
          <w:rtl w:val="0"/>
        </w:rPr>
        <w:t xml:space="preserve">JavaScript (JS) is a lightweight, interpreted, or just-in-time compiled programming language with first-class functions. While it is most well-known as the scripting language for Web pages, many non-browser environments also use it, such as Node.js, Apache CouchDB and Adobe Acrobat. JavaScript is a prototype-based, multi-paradigm, single-threaded, dynamic language, supporting object-oriented, imperative, and declarative (e.g. functional programming) styles. </w:t>
      </w:r>
    </w:p>
    <w:p w:rsidR="00000000" w:rsidDel="00000000" w:rsidP="00000000" w:rsidRDefault="00000000" w:rsidRPr="00000000" w14:paraId="0000001C">
      <w:pPr>
        <w:numPr>
          <w:ilvl w:val="1"/>
          <w:numId w:val="9"/>
        </w:numPr>
        <w:spacing w:after="0" w:afterAutospacing="0" w:before="0" w:lineRule="auto"/>
        <w:ind w:left="1440" w:hanging="360"/>
        <w:rPr>
          <w:rFonts w:ascii="Arial" w:cs="Arial" w:eastAsia="Arial" w:hAnsi="Arial"/>
          <w:color w:val="000000"/>
        </w:rPr>
      </w:pPr>
      <w:r w:rsidDel="00000000" w:rsidR="00000000" w:rsidRPr="00000000">
        <w:rPr>
          <w:rtl w:val="0"/>
        </w:rPr>
        <w:t xml:space="preserve">Typescript: </w:t>
      </w:r>
      <w:hyperlink r:id="rId9">
        <w:r w:rsidDel="00000000" w:rsidR="00000000" w:rsidRPr="00000000">
          <w:rPr>
            <w:color w:val="1155cc"/>
            <w:u w:val="single"/>
            <w:rtl w:val="0"/>
          </w:rPr>
          <w:t xml:space="preserve">https://www.typescriptlang.org/</w:t>
        </w:r>
      </w:hyperlink>
      <w:r w:rsidDel="00000000" w:rsidR="00000000" w:rsidRPr="00000000">
        <w:rPr>
          <w:rtl w:val="0"/>
        </w:rPr>
      </w:r>
    </w:p>
    <w:p w:rsidR="00000000" w:rsidDel="00000000" w:rsidP="00000000" w:rsidRDefault="00000000" w:rsidRPr="00000000" w14:paraId="0000001D">
      <w:pPr>
        <w:numPr>
          <w:ilvl w:val="1"/>
          <w:numId w:val="9"/>
        </w:numPr>
        <w:spacing w:after="0" w:afterAutospacing="0" w:before="0" w:lineRule="auto"/>
        <w:ind w:left="1440" w:hanging="360"/>
        <w:rPr>
          <w:rFonts w:ascii="Arial" w:cs="Arial" w:eastAsia="Arial" w:hAnsi="Arial"/>
          <w:color w:val="000000"/>
        </w:rPr>
      </w:pPr>
      <w:r w:rsidDel="00000000" w:rsidR="00000000" w:rsidRPr="00000000">
        <w:rPr>
          <w:rtl w:val="0"/>
        </w:rPr>
        <w:t xml:space="preserve">React.js : </w:t>
      </w:r>
      <w:hyperlink r:id="rId10">
        <w:r w:rsidDel="00000000" w:rsidR="00000000" w:rsidRPr="00000000">
          <w:rPr>
            <w:color w:val="1155cc"/>
            <w:u w:val="single"/>
            <w:rtl w:val="0"/>
          </w:rPr>
          <w:t xml:space="preserve">https://reactjs.org/</w:t>
        </w:r>
      </w:hyperlink>
      <w:r w:rsidDel="00000000" w:rsidR="00000000" w:rsidRPr="00000000">
        <w:rPr>
          <w:rtl w:val="0"/>
        </w:rPr>
      </w:r>
    </w:p>
    <w:p w:rsidR="00000000" w:rsidDel="00000000" w:rsidP="00000000" w:rsidRDefault="00000000" w:rsidRPr="00000000" w14:paraId="0000001E">
      <w:pPr>
        <w:numPr>
          <w:ilvl w:val="1"/>
          <w:numId w:val="9"/>
        </w:numPr>
        <w:spacing w:after="240" w:before="0" w:lineRule="auto"/>
        <w:ind w:left="1440" w:hanging="360"/>
        <w:rPr>
          <w:rFonts w:ascii="Arial" w:cs="Arial" w:eastAsia="Arial" w:hAnsi="Arial"/>
          <w:color w:val="000000"/>
        </w:rPr>
      </w:pPr>
      <w:r w:rsidDel="00000000" w:rsidR="00000000" w:rsidRPr="00000000">
        <w:rPr>
          <w:rtl w:val="0"/>
        </w:rPr>
        <w:t xml:space="preserve">Next.js: </w:t>
      </w:r>
      <w:hyperlink r:id="rId11">
        <w:r w:rsidDel="00000000" w:rsidR="00000000" w:rsidRPr="00000000">
          <w:rPr>
            <w:color w:val="1155cc"/>
            <w:u w:val="single"/>
            <w:rtl w:val="0"/>
          </w:rPr>
          <w:t xml:space="preserve">https://nextjs.org/</w:t>
        </w:r>
      </w:hyperlink>
      <w:r w:rsidDel="00000000" w:rsidR="00000000" w:rsidRPr="00000000">
        <w:rPr>
          <w:rtl w:val="0"/>
        </w:rPr>
      </w:r>
    </w:p>
    <w:p w:rsidR="00000000" w:rsidDel="00000000" w:rsidP="00000000" w:rsidRDefault="00000000" w:rsidRPr="00000000" w14:paraId="0000001F">
      <w:pPr>
        <w:spacing w:after="240" w:before="0" w:lineRule="auto"/>
        <w:ind w:left="1440" w:firstLine="0"/>
        <w:rPr/>
      </w:pPr>
      <w:r w:rsidDel="00000000" w:rsidR="00000000" w:rsidRPr="00000000">
        <w:rPr>
          <w:rtl w:val="0"/>
        </w:rPr>
      </w:r>
    </w:p>
    <w:p w:rsidR="00000000" w:rsidDel="00000000" w:rsidP="00000000" w:rsidRDefault="00000000" w:rsidRPr="00000000" w14:paraId="00000020">
      <w:pPr>
        <w:spacing w:after="240" w:before="0" w:lineRule="auto"/>
        <w:ind w:left="1440" w:firstLine="0"/>
        <w:rPr/>
      </w:pPr>
      <w:r w:rsidDel="00000000" w:rsidR="00000000" w:rsidRPr="00000000">
        <w:rPr>
          <w:rtl w:val="0"/>
        </w:rPr>
      </w:r>
    </w:p>
    <w:p w:rsidR="00000000" w:rsidDel="00000000" w:rsidP="00000000" w:rsidRDefault="00000000" w:rsidRPr="00000000" w14:paraId="00000021">
      <w:pPr>
        <w:numPr>
          <w:ilvl w:val="0"/>
          <w:numId w:val="9"/>
        </w:numPr>
        <w:spacing w:after="240" w:before="0" w:lineRule="auto"/>
        <w:ind w:left="720" w:hanging="360"/>
        <w:rPr>
          <w:b w:val="1"/>
        </w:rPr>
      </w:pPr>
      <w:r w:rsidDel="00000000" w:rsidR="00000000" w:rsidRPr="00000000">
        <w:rPr>
          <w:b w:val="1"/>
          <w:rtl w:val="0"/>
        </w:rPr>
        <w:t xml:space="preserve">Translation Services options to evaluate:</w:t>
      </w:r>
    </w:p>
    <w:p w:rsidR="00000000" w:rsidDel="00000000" w:rsidP="00000000" w:rsidRDefault="00000000" w:rsidRPr="00000000" w14:paraId="00000022">
      <w:pPr>
        <w:spacing w:after="240" w:before="0" w:lineRule="auto"/>
        <w:rPr/>
      </w:pPr>
      <w:r w:rsidDel="00000000" w:rsidR="00000000" w:rsidRPr="00000000">
        <w:rPr/>
        <w:drawing>
          <wp:inline distB="114300" distT="114300" distL="114300" distR="114300">
            <wp:extent cx="5943600" cy="2082800"/>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2"/>
        </w:numPr>
        <w:spacing w:after="240" w:before="0" w:lineRule="auto"/>
        <w:ind w:left="1440" w:hanging="360"/>
        <w:rPr>
          <w:u w:val="none"/>
        </w:rPr>
      </w:pPr>
      <w:r w:rsidDel="00000000" w:rsidR="00000000" w:rsidRPr="00000000">
        <w:rPr>
          <w:rtl w:val="0"/>
        </w:rPr>
        <w:t xml:space="preserve">AWS Translate:</w:t>
      </w:r>
      <w:hyperlink r:id="rId13">
        <w:r w:rsidDel="00000000" w:rsidR="00000000" w:rsidRPr="00000000">
          <w:rPr>
            <w:rtl w:val="0"/>
          </w:rPr>
          <w:t xml:space="preserve"> </w:t>
        </w:r>
      </w:hyperlink>
      <w:hyperlink r:id="rId14">
        <w:r w:rsidDel="00000000" w:rsidR="00000000" w:rsidRPr="00000000">
          <w:rPr>
            <w:color w:val="1155cc"/>
            <w:u w:val="single"/>
            <w:rtl w:val="0"/>
          </w:rPr>
          <w:t xml:space="preserve">https://aws.amazon.com/translate/</w:t>
        </w:r>
      </w:hyperlink>
      <w:r w:rsidDel="00000000" w:rsidR="00000000" w:rsidRPr="00000000">
        <w:rPr>
          <w:rtl w:val="0"/>
        </w:rPr>
      </w:r>
    </w:p>
    <w:p w:rsidR="00000000" w:rsidDel="00000000" w:rsidP="00000000" w:rsidRDefault="00000000" w:rsidRPr="00000000" w14:paraId="00000024">
      <w:pPr>
        <w:spacing w:after="240" w:before="0" w:lineRule="auto"/>
        <w:ind w:left="1440" w:firstLine="0"/>
        <w:rPr>
          <w:color w:val="000000"/>
        </w:rPr>
      </w:pPr>
      <w:r w:rsidDel="00000000" w:rsidR="00000000" w:rsidRPr="00000000">
        <w:rPr>
          <w:color w:val="000000"/>
          <w:rtl w:val="0"/>
        </w:rPr>
        <w:t xml:space="preserve">Amazon Translate is a text translation service that uses advanced machine learning technologies to provide high-quality translation on demand. You can use Amazon Translate to translate unstructured text documents or to build applications that work in multiple languages.</w:t>
      </w:r>
    </w:p>
    <w:p w:rsidR="00000000" w:rsidDel="00000000" w:rsidP="00000000" w:rsidRDefault="00000000" w:rsidRPr="00000000" w14:paraId="00000025">
      <w:pPr>
        <w:numPr>
          <w:ilvl w:val="0"/>
          <w:numId w:val="2"/>
        </w:numPr>
        <w:spacing w:after="240" w:before="0" w:lineRule="auto"/>
        <w:ind w:left="1440" w:hanging="360"/>
        <w:rPr>
          <w:u w:val="none"/>
        </w:rPr>
      </w:pPr>
      <w:r w:rsidDel="00000000" w:rsidR="00000000" w:rsidRPr="00000000">
        <w:rPr>
          <w:color w:val="000000"/>
          <w:rtl w:val="0"/>
        </w:rPr>
        <w:t xml:space="preserve">Microsoft Translate: </w:t>
      </w:r>
      <w:r w:rsidDel="00000000" w:rsidR="00000000" w:rsidRPr="00000000">
        <w:rPr>
          <w:color w:val="1155cc"/>
          <w:u w:val="single"/>
          <w:rtl w:val="0"/>
        </w:rPr>
        <w:t xml:space="preserve">https://azure.microsoft.com/en-us/services/cognitive-services/translator/</w:t>
      </w:r>
    </w:p>
    <w:p w:rsidR="00000000" w:rsidDel="00000000" w:rsidP="00000000" w:rsidRDefault="00000000" w:rsidRPr="00000000" w14:paraId="00000026">
      <w:pPr>
        <w:ind w:left="1440" w:firstLine="0"/>
        <w:rPr/>
      </w:pPr>
      <w:r w:rsidDel="00000000" w:rsidR="00000000" w:rsidRPr="00000000">
        <w:rPr>
          <w:rtl w:val="0"/>
        </w:rPr>
        <w:t xml:space="preserve">Translator is a cloud-based machine translation service you can use to translate text in near real-time through a simple REST API call. The service uses modern neural machine translation technology and offers statistical machine translation technology. Custom Translator is an extension of Translator, which allows you to build neural translation systems. The customized translation system can be used to translate text with Translator or Microsoft Speech Services.</w:t>
      </w:r>
    </w:p>
    <w:p w:rsidR="00000000" w:rsidDel="00000000" w:rsidP="00000000" w:rsidRDefault="00000000" w:rsidRPr="00000000" w14:paraId="00000027">
      <w:pPr>
        <w:ind w:left="1440" w:firstLine="0"/>
        <w:rPr/>
      </w:pPr>
      <w:r w:rsidDel="00000000" w:rsidR="00000000" w:rsidRPr="00000000">
        <w:rPr>
          <w:rtl w:val="0"/>
        </w:rPr>
      </w:r>
    </w:p>
    <w:p w:rsidR="00000000" w:rsidDel="00000000" w:rsidP="00000000" w:rsidRDefault="00000000" w:rsidRPr="00000000" w14:paraId="00000028">
      <w:pPr>
        <w:numPr>
          <w:ilvl w:val="0"/>
          <w:numId w:val="9"/>
        </w:numPr>
        <w:spacing w:after="240" w:before="0" w:lineRule="auto"/>
        <w:ind w:left="720" w:hanging="360"/>
        <w:rPr>
          <w:rFonts w:ascii="Arial" w:cs="Arial" w:eastAsia="Arial" w:hAnsi="Arial"/>
          <w:color w:val="000000"/>
        </w:rPr>
      </w:pPr>
      <w:r w:rsidDel="00000000" w:rsidR="00000000" w:rsidRPr="00000000">
        <w:rPr>
          <w:rtl w:val="0"/>
        </w:rPr>
        <w:t xml:space="preserve">If there’s a need to develop a training model, we can use Python.</w:t>
      </w:r>
    </w:p>
    <w:p w:rsidR="00000000" w:rsidDel="00000000" w:rsidP="00000000" w:rsidRDefault="00000000" w:rsidRPr="00000000" w14:paraId="00000029">
      <w:pPr>
        <w:pStyle w:val="Heading1"/>
        <w:pBdr>
          <w:top w:space="0" w:sz="0" w:val="nil"/>
          <w:left w:space="0" w:sz="0" w:val="nil"/>
          <w:bottom w:space="0" w:sz="0" w:val="nil"/>
          <w:right w:space="0" w:sz="0" w:val="nil"/>
          <w:between w:space="0" w:sz="0" w:val="nil"/>
        </w:pBdr>
        <w:shd w:fill="auto" w:val="clear"/>
        <w:rPr/>
      </w:pPr>
      <w:bookmarkStart w:colFirst="0" w:colLast="0" w:name="_c5rpsdy8g2ak" w:id="5"/>
      <w:bookmarkEnd w:id="5"/>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pBdr>
          <w:top w:space="0" w:sz="0" w:val="nil"/>
          <w:left w:space="0" w:sz="0" w:val="nil"/>
          <w:bottom w:space="0" w:sz="0" w:val="nil"/>
          <w:right w:space="0" w:sz="0" w:val="nil"/>
          <w:between w:space="0" w:sz="0" w:val="nil"/>
        </w:pBdr>
        <w:shd w:fill="auto" w:val="clear"/>
        <w:rPr>
          <w:color w:val="00ab44"/>
          <w:sz w:val="40"/>
          <w:szCs w:val="40"/>
        </w:rPr>
      </w:pPr>
      <w:bookmarkStart w:colFirst="0" w:colLast="0" w:name="_rupf9zbyqu5s" w:id="6"/>
      <w:bookmarkEnd w:id="6"/>
      <w:commentRangeStart w:id="1"/>
      <w:r w:rsidDel="00000000" w:rsidR="00000000" w:rsidRPr="00000000">
        <w:rPr>
          <w:color w:val="00ab44"/>
          <w:sz w:val="40"/>
          <w:szCs w:val="40"/>
          <w:rtl w:val="0"/>
        </w:rPr>
        <w:t xml:space="preserve">Challenge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rPr>
          <w:color w:val="000000"/>
        </w:rPr>
      </w:pPr>
      <w:bookmarkStart w:colFirst="0" w:colLast="0" w:name="_kfkac7rarbag" w:id="7"/>
      <w:bookmarkEnd w:id="7"/>
      <w:r w:rsidDel="00000000" w:rsidR="00000000" w:rsidRPr="00000000">
        <w:rPr>
          <w:color w:val="000000"/>
          <w:rtl w:val="0"/>
        </w:rPr>
        <w:t xml:space="preserve">Scope</w:t>
      </w:r>
    </w:p>
    <w:p w:rsidR="00000000" w:rsidDel="00000000" w:rsidP="00000000" w:rsidRDefault="00000000" w:rsidRPr="00000000" w14:paraId="0000002D">
      <w:pPr>
        <w:rPr/>
      </w:pPr>
      <w:r w:rsidDel="00000000" w:rsidR="00000000" w:rsidRPr="00000000">
        <w:rPr>
          <w:rtl w:val="0"/>
        </w:rPr>
        <w:t xml:space="preserve">The feature can display the transcription translated in English with the time of each track. Similar to the following picture:</w:t>
      </w:r>
    </w:p>
    <w:p w:rsidR="00000000" w:rsidDel="00000000" w:rsidP="00000000" w:rsidRDefault="00000000" w:rsidRPr="00000000" w14:paraId="0000002E">
      <w:pPr>
        <w:rPr/>
      </w:pPr>
      <w:r w:rsidDel="00000000" w:rsidR="00000000" w:rsidRPr="00000000">
        <w:rPr/>
        <w:drawing>
          <wp:inline distB="114300" distT="114300" distL="114300" distR="114300">
            <wp:extent cx="5943600" cy="4318000"/>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The audio originates from this video is in the English language, which was transcribed for subtitles. These subtitles in turn are translated, in this case into the Spanish language.</w:t>
      </w:r>
    </w:p>
    <w:p w:rsidR="00000000" w:rsidDel="00000000" w:rsidP="00000000" w:rsidRDefault="00000000" w:rsidRPr="00000000" w14:paraId="00000030">
      <w:pPr>
        <w:rPr/>
      </w:pPr>
      <w:r w:rsidDel="00000000" w:rsidR="00000000" w:rsidRPr="00000000">
        <w:rPr>
          <w:rtl w:val="0"/>
        </w:rPr>
        <w:t xml:space="preserve">Take a close look at the text highlighted in light blue “</w:t>
      </w:r>
      <w:r w:rsidDel="00000000" w:rsidR="00000000" w:rsidRPr="00000000">
        <w:rPr>
          <w:b w:val="1"/>
          <w:rtl w:val="0"/>
        </w:rPr>
        <w:t xml:space="preserve">¿Cómo cambiaría la historia</w:t>
      </w:r>
      <w:r w:rsidDel="00000000" w:rsidR="00000000" w:rsidRPr="00000000">
        <w:rPr>
          <w:rtl w:val="0"/>
        </w:rPr>
        <w:t xml:space="preserve">”.  This corresponds to the subtitle that is displayed at this time in the video and in turn corresponds to a period of time in which the speaker is saying that phrase.</w:t>
      </w:r>
    </w:p>
    <w:p w:rsidR="00000000" w:rsidDel="00000000" w:rsidP="00000000" w:rsidRDefault="00000000" w:rsidRPr="00000000" w14:paraId="00000031">
      <w:pPr>
        <w:rPr/>
      </w:pPr>
      <w:r w:rsidDel="00000000" w:rsidR="00000000" w:rsidRPr="00000000">
        <w:rPr>
          <w:rtl w:val="0"/>
        </w:rPr>
        <w:t xml:space="preserve">The language in which the translation is being made is indicated in the box marked in yellow.</w:t>
      </w:r>
    </w:p>
    <w:p w:rsidR="00000000" w:rsidDel="00000000" w:rsidP="00000000" w:rsidRDefault="00000000" w:rsidRPr="00000000" w14:paraId="00000032">
      <w:pPr>
        <w:rPr/>
      </w:pPr>
      <w:r w:rsidDel="00000000" w:rsidR="00000000" w:rsidRPr="00000000">
        <w:rPr>
          <w:rtl w:val="0"/>
        </w:rPr>
        <w:t xml:space="preserve">The green box indicates the time in the video where the paragraph begins.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943600" cy="4064000"/>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If the user clicks any part of the text as shown in the previous image, the video will automatically be located in that place within the video track displaying the beginning of the phrase.</w:t>
      </w:r>
    </w:p>
    <w:p w:rsidR="00000000" w:rsidDel="00000000" w:rsidP="00000000" w:rsidRDefault="00000000" w:rsidRPr="00000000" w14:paraId="00000036">
      <w:pPr>
        <w:rPr/>
      </w:pPr>
      <w:r w:rsidDel="00000000" w:rsidR="00000000" w:rsidRPr="00000000">
        <w:br w:type="page"/>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And finally the user can change language:</w:t>
      </w:r>
    </w:p>
    <w:p w:rsidR="00000000" w:rsidDel="00000000" w:rsidP="00000000" w:rsidRDefault="00000000" w:rsidRPr="00000000" w14:paraId="00000038">
      <w:pPr>
        <w:rPr/>
      </w:pPr>
      <w:r w:rsidDel="00000000" w:rsidR="00000000" w:rsidRPr="00000000">
        <w:rPr/>
        <w:drawing>
          <wp:inline distB="114300" distT="114300" distL="114300" distR="114300">
            <wp:extent cx="5943600" cy="3213100"/>
            <wp:effectExtent b="0" l="0" r="0" t="0"/>
            <wp:docPr id="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As can be seen, the subtitles are translated into the selected language.</w:t>
      </w:r>
    </w:p>
    <w:p w:rsidR="00000000" w:rsidDel="00000000" w:rsidP="00000000" w:rsidRDefault="00000000" w:rsidRPr="00000000" w14:paraId="0000003A">
      <w:pPr>
        <w:pStyle w:val="Heading2"/>
        <w:rPr>
          <w:color w:val="000000"/>
        </w:rPr>
      </w:pPr>
      <w:bookmarkStart w:colFirst="0" w:colLast="0" w:name="_bttxe15k9qmz" w:id="8"/>
      <w:bookmarkEnd w:id="8"/>
      <w:r w:rsidDel="00000000" w:rsidR="00000000" w:rsidRPr="00000000">
        <w:rPr>
          <w:color w:val="000000"/>
          <w:rtl w:val="0"/>
        </w:rPr>
        <w:t xml:space="preserve">Problem to solve</w:t>
        <w:br w:type="textWrapping"/>
      </w:r>
    </w:p>
    <w:p w:rsidR="00000000" w:rsidDel="00000000" w:rsidP="00000000" w:rsidRDefault="00000000" w:rsidRPr="00000000" w14:paraId="0000003B">
      <w:pPr>
        <w:pStyle w:val="Heading2"/>
        <w:rPr>
          <w:b w:val="0"/>
          <w:color w:val="353744"/>
          <w:sz w:val="22"/>
          <w:szCs w:val="22"/>
        </w:rPr>
      </w:pPr>
      <w:bookmarkStart w:colFirst="0" w:colLast="0" w:name="_p9cais5d112w" w:id="9"/>
      <w:bookmarkEnd w:id="9"/>
      <w:r w:rsidDel="00000000" w:rsidR="00000000" w:rsidRPr="00000000">
        <w:rPr>
          <w:b w:val="0"/>
          <w:color w:val="353744"/>
          <w:sz w:val="22"/>
          <w:szCs w:val="22"/>
          <w:rtl w:val="0"/>
        </w:rPr>
        <w:t xml:space="preserve">Give the user a new feature to be able to see the transcription translated into a preferred language, by default it will be in English.</w:t>
      </w:r>
      <w:r w:rsidDel="00000000" w:rsidR="00000000" w:rsidRPr="00000000">
        <w:rPr>
          <w:rtl w:val="0"/>
        </w:rPr>
      </w:r>
    </w:p>
    <w:p w:rsidR="00000000" w:rsidDel="00000000" w:rsidP="00000000" w:rsidRDefault="00000000" w:rsidRPr="00000000" w14:paraId="0000003C">
      <w:pPr>
        <w:pStyle w:val="Heading2"/>
        <w:rPr>
          <w:color w:val="000000"/>
        </w:rPr>
      </w:pPr>
      <w:bookmarkStart w:colFirst="0" w:colLast="0" w:name="_5twctphsq1z8" w:id="10"/>
      <w:bookmarkEnd w:id="10"/>
      <w:ins w:author="Andres Rojas" w:id="3" w:date="2020-05-15T22:37:18Z">
        <w:r w:rsidDel="00000000" w:rsidR="00000000" w:rsidRPr="00000000">
          <w:rPr>
            <w:b w:val="0"/>
            <w:color w:val="000000"/>
            <w:sz w:val="22"/>
            <w:szCs w:val="22"/>
            <w:rtl w:val="0"/>
          </w:rPr>
          <w:t xml:space="preserve">The project</w:t>
        </w:r>
      </w:ins>
      <w:r w:rsidDel="00000000" w:rsidR="00000000" w:rsidRPr="00000000">
        <w:rPr>
          <w:color w:val="000000"/>
          <w:rtl w:val="0"/>
        </w:rPr>
        <w:t xml:space="preserve"> will not solve</w:t>
      </w:r>
    </w:p>
    <w:p w:rsidR="00000000" w:rsidDel="00000000" w:rsidP="00000000" w:rsidRDefault="00000000" w:rsidRPr="00000000" w14:paraId="0000003D">
      <w:pPr>
        <w:rPr/>
      </w:pPr>
      <w:r w:rsidDel="00000000" w:rsidR="00000000" w:rsidRPr="00000000">
        <w:rPr>
          <w:rtl w:val="0"/>
        </w:rPr>
        <w:t xml:space="preserve">In this scope:</w:t>
      </w:r>
    </w:p>
    <w:p w:rsidR="00000000" w:rsidDel="00000000" w:rsidP="00000000" w:rsidRDefault="00000000" w:rsidRPr="00000000" w14:paraId="0000003E">
      <w:pPr>
        <w:numPr>
          <w:ilvl w:val="0"/>
          <w:numId w:val="10"/>
        </w:numPr>
        <w:spacing w:after="0" w:afterAutospacing="0"/>
        <w:ind w:left="720" w:hanging="360"/>
        <w:rPr>
          <w:u w:val="none"/>
        </w:rPr>
      </w:pPr>
      <w:r w:rsidDel="00000000" w:rsidR="00000000" w:rsidRPr="00000000">
        <w:rPr>
          <w:rtl w:val="0"/>
        </w:rPr>
        <w:t xml:space="preserve">The translations were only displayed at the bottom and not within the video.</w:t>
      </w:r>
    </w:p>
    <w:p w:rsidR="00000000" w:rsidDel="00000000" w:rsidP="00000000" w:rsidRDefault="00000000" w:rsidRPr="00000000" w14:paraId="0000003F">
      <w:pPr>
        <w:numPr>
          <w:ilvl w:val="0"/>
          <w:numId w:val="10"/>
        </w:numPr>
        <w:spacing w:after="0" w:afterAutospacing="0" w:before="0" w:beforeAutospacing="0"/>
        <w:ind w:left="720" w:hanging="360"/>
        <w:rPr>
          <w:u w:val="none"/>
        </w:rPr>
      </w:pPr>
      <w:r w:rsidDel="00000000" w:rsidR="00000000" w:rsidRPr="00000000">
        <w:rPr>
          <w:rtl w:val="0"/>
        </w:rPr>
        <w:t xml:space="preserve">The transcribed and translated text will only be displayed but it will not have the functionality to mark a phrase and that the video will automatically locate the exact place.</w:t>
      </w:r>
    </w:p>
    <w:p w:rsidR="00000000" w:rsidDel="00000000" w:rsidP="00000000" w:rsidRDefault="00000000" w:rsidRPr="00000000" w14:paraId="00000040">
      <w:pPr>
        <w:numPr>
          <w:ilvl w:val="0"/>
          <w:numId w:val="10"/>
        </w:numPr>
        <w:spacing w:after="0" w:afterAutospacing="0" w:before="0" w:beforeAutospacing="0"/>
        <w:ind w:left="720" w:hanging="360"/>
        <w:rPr>
          <w:u w:val="none"/>
        </w:rPr>
      </w:pPr>
      <w:r w:rsidDel="00000000" w:rsidR="00000000" w:rsidRPr="00000000">
        <w:rPr>
          <w:rtl w:val="0"/>
        </w:rPr>
        <w:t xml:space="preserve">There will only be translations from two languages.</w:t>
      </w:r>
    </w:p>
    <w:p w:rsidR="00000000" w:rsidDel="00000000" w:rsidP="00000000" w:rsidRDefault="00000000" w:rsidRPr="00000000" w14:paraId="00000041">
      <w:pPr>
        <w:numPr>
          <w:ilvl w:val="0"/>
          <w:numId w:val="10"/>
        </w:numPr>
        <w:spacing w:before="0" w:beforeAutospacing="0"/>
        <w:ind w:left="720" w:hanging="360"/>
        <w:rPr>
          <w:u w:val="none"/>
        </w:rPr>
      </w:pPr>
      <w:r w:rsidDel="00000000" w:rsidR="00000000" w:rsidRPr="00000000">
        <w:rPr>
          <w:rtl w:val="0"/>
        </w:rPr>
        <w:t xml:space="preserve">Translations will not be subtitled within the video.</w:t>
      </w:r>
      <w:r w:rsidDel="00000000" w:rsidR="00000000" w:rsidRPr="00000000">
        <w:rPr>
          <w:rtl w:val="0"/>
        </w:rPr>
      </w:r>
    </w:p>
    <w:p w:rsidR="00000000" w:rsidDel="00000000" w:rsidP="00000000" w:rsidRDefault="00000000" w:rsidRPr="00000000" w14:paraId="00000042">
      <w:pPr>
        <w:spacing w:after="240" w:before="0" w:lineRule="auto"/>
        <w:ind w:left="720" w:firstLine="0"/>
        <w:rPr/>
      </w:pPr>
      <w:r w:rsidDel="00000000" w:rsidR="00000000" w:rsidRPr="00000000">
        <w:rPr>
          <w:rtl w:val="0"/>
        </w:rPr>
      </w:r>
    </w:p>
    <w:p w:rsidR="00000000" w:rsidDel="00000000" w:rsidP="00000000" w:rsidRDefault="00000000" w:rsidRPr="00000000" w14:paraId="00000043">
      <w:pPr>
        <w:pStyle w:val="Heading2"/>
        <w:rPr>
          <w:color w:val="000000"/>
        </w:rPr>
      </w:pPr>
      <w:bookmarkStart w:colFirst="0" w:colLast="0" w:name="_cuh99awkcv48" w:id="11"/>
      <w:bookmarkEnd w:id="11"/>
      <w:r w:rsidDel="00000000" w:rsidR="00000000" w:rsidRPr="00000000">
        <w:rPr>
          <w:color w:val="000000"/>
          <w:rtl w:val="0"/>
        </w:rPr>
        <w:t xml:space="preserve">Project will help</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spacing w:after="240" w:before="0" w:line="240" w:lineRule="auto"/>
        <w:ind w:left="0" w:firstLine="0"/>
        <w:rPr/>
        <w:pPrChange w:author="Andres Rojas" w:id="0" w:date="2020-05-15T22:46:27Z">
          <w:pPr>
            <w:spacing w:after="240" w:before="0" w:lineRule="auto"/>
            <w:ind w:left="0" w:firstLine="0"/>
          </w:pPr>
        </w:pPrChange>
      </w:pPr>
      <w:r w:rsidDel="00000000" w:rsidR="00000000" w:rsidRPr="00000000">
        <w:rPr>
          <w:rtl w:val="0"/>
        </w:rPr>
        <w:t xml:space="preserve">Give to the User a new option to review the video content using text transcripcion, and with the possibility to change the text language</w:t>
      </w:r>
    </w:p>
    <w:p w:rsidR="00000000" w:rsidDel="00000000" w:rsidP="00000000" w:rsidRDefault="00000000" w:rsidRPr="00000000" w14:paraId="00000046">
      <w:pPr>
        <w:pStyle w:val="Heading1"/>
        <w:keepNext w:val="0"/>
        <w:keepLines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color w:val="00ab44"/>
          <w:sz w:val="40"/>
          <w:szCs w:val="40"/>
        </w:rPr>
      </w:pPr>
      <w:bookmarkStart w:colFirst="0" w:colLast="0" w:name="_og7dtc508ihj" w:id="12"/>
      <w:bookmarkEnd w:id="12"/>
      <w:r w:rsidDel="00000000" w:rsidR="00000000" w:rsidRPr="00000000">
        <w:rPr>
          <w:b w:val="1"/>
          <w:color w:val="00ab44"/>
          <w:sz w:val="40"/>
          <w:szCs w:val="40"/>
          <w:rtl w:val="0"/>
        </w:rPr>
        <w:t xml:space="preserve">Risks</w:t>
      </w:r>
      <w:r w:rsidDel="00000000" w:rsidR="00000000" w:rsidRPr="00000000">
        <w:rPr>
          <w:rtl w:val="0"/>
        </w:rPr>
      </w:r>
    </w:p>
    <w:p w:rsidR="00000000" w:rsidDel="00000000" w:rsidP="00000000" w:rsidRDefault="00000000" w:rsidRPr="00000000" w14:paraId="00000047">
      <w:pPr>
        <w:pStyle w:val="Heading2"/>
        <w:rPr>
          <w:color w:val="000000"/>
        </w:rPr>
      </w:pPr>
      <w:bookmarkStart w:colFirst="0" w:colLast="0" w:name="_q7gqb1pxn4a3" w:id="13"/>
      <w:bookmarkEnd w:id="13"/>
      <w:r w:rsidDel="00000000" w:rsidR="00000000" w:rsidRPr="00000000">
        <w:rPr>
          <w:color w:val="000000"/>
          <w:rtl w:val="0"/>
        </w:rPr>
        <w:t xml:space="preserve">Project Management Risk</w:t>
      </w:r>
    </w:p>
    <w:p w:rsidR="00000000" w:rsidDel="00000000" w:rsidP="00000000" w:rsidRDefault="00000000" w:rsidRPr="00000000" w14:paraId="00000048">
      <w:pPr>
        <w:numPr>
          <w:ilvl w:val="0"/>
          <w:numId w:val="8"/>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Bad definition of the MVP</w:t>
      </w:r>
    </w:p>
    <w:p w:rsidR="00000000" w:rsidDel="00000000" w:rsidP="00000000" w:rsidRDefault="00000000" w:rsidRPr="00000000" w14:paraId="00000049">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Inappropriate use of technologies due to lack of time.</w:t>
      </w:r>
    </w:p>
    <w:p w:rsidR="00000000" w:rsidDel="00000000" w:rsidP="00000000" w:rsidRDefault="00000000" w:rsidRPr="00000000" w14:paraId="0000004A">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Poor distribution of work and roles.</w:t>
      </w:r>
    </w:p>
    <w:p w:rsidR="00000000" w:rsidDel="00000000" w:rsidP="00000000" w:rsidRDefault="00000000" w:rsidRPr="00000000" w14:paraId="0000004B">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Inappropriate design</w:t>
      </w:r>
    </w:p>
    <w:p w:rsidR="00000000" w:rsidDel="00000000" w:rsidP="00000000" w:rsidRDefault="00000000" w:rsidRPr="00000000" w14:paraId="0000004C">
      <w:pPr>
        <w:numPr>
          <w:ilvl w:val="0"/>
          <w:numId w:val="8"/>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Do not consider important test cases</w:t>
      </w:r>
    </w:p>
    <w:p w:rsidR="00000000" w:rsidDel="00000000" w:rsidP="00000000" w:rsidRDefault="00000000" w:rsidRPr="00000000" w14:paraId="0000004D">
      <w:pPr>
        <w:pStyle w:val="Heading2"/>
        <w:rPr>
          <w:color w:val="000000"/>
        </w:rPr>
      </w:pPr>
      <w:bookmarkStart w:colFirst="0" w:colLast="0" w:name="_auwzqj8mobp1" w:id="14"/>
      <w:bookmarkEnd w:id="14"/>
      <w:r w:rsidDel="00000000" w:rsidR="00000000" w:rsidRPr="00000000">
        <w:rPr>
          <w:color w:val="000000"/>
          <w:rtl w:val="0"/>
        </w:rPr>
        <w:t xml:space="preserve">Technical risks</w:t>
      </w:r>
    </w:p>
    <w:p w:rsidR="00000000" w:rsidDel="00000000" w:rsidP="00000000" w:rsidRDefault="00000000" w:rsidRPr="00000000" w14:paraId="0000004E">
      <w:pPr>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Poor performance times</w:t>
      </w:r>
    </w:p>
    <w:p w:rsidR="00000000" w:rsidDel="00000000" w:rsidP="00000000" w:rsidRDefault="00000000" w:rsidRPr="00000000" w14:paraId="0000004F">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Inefficient user interface</w:t>
      </w:r>
    </w:p>
    <w:p w:rsidR="00000000" w:rsidDel="00000000" w:rsidP="00000000" w:rsidRDefault="00000000" w:rsidRPr="00000000" w14:paraId="00000050">
      <w:pPr>
        <w:numPr>
          <w:ilvl w:val="0"/>
          <w:numId w:val="4"/>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Low agility in the management of technologies</w:t>
      </w:r>
      <w:r w:rsidDel="00000000" w:rsidR="00000000" w:rsidRPr="00000000">
        <w:rPr>
          <w:rtl w:val="0"/>
        </w:rPr>
      </w:r>
    </w:p>
    <w:p w:rsidR="00000000" w:rsidDel="00000000" w:rsidP="00000000" w:rsidRDefault="00000000" w:rsidRPr="00000000" w14:paraId="00000051">
      <w:pPr>
        <w:pStyle w:val="Heading1"/>
        <w:rPr>
          <w:color w:val="00ab44"/>
          <w:sz w:val="40"/>
          <w:szCs w:val="40"/>
        </w:rPr>
      </w:pPr>
      <w:bookmarkStart w:colFirst="0" w:colLast="0" w:name="_8dwiq0e4zri" w:id="15"/>
      <w:bookmarkEnd w:id="15"/>
      <w:r w:rsidDel="00000000" w:rsidR="00000000" w:rsidRPr="00000000">
        <w:rPr>
          <w:rtl w:val="0"/>
        </w:rPr>
      </w:r>
    </w:p>
    <w:p w:rsidR="00000000" w:rsidDel="00000000" w:rsidP="00000000" w:rsidRDefault="00000000" w:rsidRPr="00000000" w14:paraId="00000052">
      <w:pPr>
        <w:pStyle w:val="Heading1"/>
        <w:rPr>
          <w:color w:val="00ab44"/>
          <w:sz w:val="40"/>
          <w:szCs w:val="40"/>
        </w:rPr>
      </w:pPr>
      <w:bookmarkStart w:colFirst="0" w:colLast="0" w:name="_9cyld9z0qcvo" w:id="16"/>
      <w:bookmarkEnd w:id="16"/>
      <w:r w:rsidDel="00000000" w:rsidR="00000000" w:rsidRPr="00000000">
        <w:rPr>
          <w:rtl w:val="0"/>
        </w:rPr>
      </w:r>
    </w:p>
    <w:p w:rsidR="00000000" w:rsidDel="00000000" w:rsidP="00000000" w:rsidRDefault="00000000" w:rsidRPr="00000000" w14:paraId="00000053">
      <w:pPr>
        <w:pStyle w:val="Heading1"/>
        <w:rPr>
          <w:color w:val="00ab44"/>
          <w:sz w:val="40"/>
          <w:szCs w:val="40"/>
        </w:rPr>
      </w:pPr>
      <w:bookmarkStart w:colFirst="0" w:colLast="0" w:name="_ew5o76m75qxk" w:id="17"/>
      <w:bookmarkEnd w:id="17"/>
      <w:r w:rsidDel="00000000" w:rsidR="00000000" w:rsidRPr="00000000">
        <w:rPr>
          <w:rtl w:val="0"/>
        </w:rPr>
      </w:r>
    </w:p>
    <w:p w:rsidR="00000000" w:rsidDel="00000000" w:rsidP="00000000" w:rsidRDefault="00000000" w:rsidRPr="00000000" w14:paraId="00000054">
      <w:pPr>
        <w:pStyle w:val="Heading1"/>
        <w:rPr>
          <w:color w:val="00ab44"/>
          <w:sz w:val="40"/>
          <w:szCs w:val="40"/>
        </w:rPr>
      </w:pPr>
      <w:bookmarkStart w:colFirst="0" w:colLast="0" w:name="_emq9f6fc54mh" w:id="18"/>
      <w:bookmarkEnd w:id="18"/>
      <w:r w:rsidDel="00000000" w:rsidR="00000000" w:rsidRPr="00000000">
        <w:rPr>
          <w:color w:val="00ab44"/>
          <w:sz w:val="40"/>
          <w:szCs w:val="40"/>
          <w:rtl w:val="0"/>
        </w:rPr>
        <w:t xml:space="preserve">Infrastructure</w:t>
      </w:r>
    </w:p>
    <w:p w:rsidR="00000000" w:rsidDel="00000000" w:rsidP="00000000" w:rsidRDefault="00000000" w:rsidRPr="00000000" w14:paraId="00000055">
      <w:pPr>
        <w:jc w:val="both"/>
        <w:rPr/>
      </w:pPr>
      <w:r w:rsidDel="00000000" w:rsidR="00000000" w:rsidRPr="00000000">
        <w:rPr>
          <w:rtl w:val="0"/>
        </w:rPr>
        <w:t xml:space="preserve">The initial plan will be to create a Github Repository where we manage each </w:t>
      </w:r>
      <w:ins w:author="Andres Rojas" w:id="5" w:date="2020-05-15T22:37:23Z">
        <w:r w:rsidDel="00000000" w:rsidR="00000000" w:rsidRPr="00000000">
          <w:rPr>
            <w:rtl w:val="0"/>
          </w:rPr>
          <w:t xml:space="preserve">project’s</w:t>
        </w:r>
      </w:ins>
      <w:r w:rsidDel="00000000" w:rsidR="00000000" w:rsidRPr="00000000">
        <w:rPr>
          <w:rtl w:val="0"/>
        </w:rPr>
        <w:t xml:space="preserve"> progress, for this purpose each person on the team will have their own branch, which will be </w:t>
      </w:r>
      <w:ins w:author="Andres Rojas" w:id="6" w:date="2020-05-15T22:37:27Z">
        <w:r w:rsidDel="00000000" w:rsidR="00000000" w:rsidRPr="00000000">
          <w:rPr>
            <w:rtl w:val="0"/>
          </w:rPr>
          <w:t xml:space="preserve">exclusive</w:t>
        </w:r>
      </w:ins>
      <w:r w:rsidDel="00000000" w:rsidR="00000000" w:rsidRPr="00000000">
        <w:rPr>
          <w:rtl w:val="0"/>
        </w:rPr>
        <w:t xml:space="preserve"> to manage development and testing of the project.</w:t>
      </w:r>
    </w:p>
    <w:p w:rsidR="00000000" w:rsidDel="00000000" w:rsidP="00000000" w:rsidRDefault="00000000" w:rsidRPr="00000000" w14:paraId="00000056">
      <w:pPr>
        <w:rPr/>
      </w:pPr>
      <w:r w:rsidDel="00000000" w:rsidR="00000000" w:rsidRPr="00000000">
        <w:rPr>
          <w:rtl w:val="0"/>
        </w:rPr>
        <w:t xml:space="preserve">Changes must go through a pull request which must be reviewed by each team person to allow their integration into the repository master, we will use some directives that allow regulating and managing merges.</w:t>
      </w:r>
    </w:p>
    <w:p w:rsidR="00000000" w:rsidDel="00000000" w:rsidP="00000000" w:rsidRDefault="00000000" w:rsidRPr="00000000" w14:paraId="00000057">
      <w:pPr>
        <w:numPr>
          <w:ilvl w:val="0"/>
          <w:numId w:val="7"/>
        </w:numPr>
        <w:spacing w:after="0" w:afterAutospacing="0"/>
        <w:ind w:left="720" w:hanging="360"/>
        <w:rPr>
          <w:b w:val="1"/>
        </w:rPr>
      </w:pPr>
      <w:r w:rsidDel="00000000" w:rsidR="00000000" w:rsidRPr="00000000">
        <w:rPr>
          <w:b w:val="1"/>
          <w:rtl w:val="0"/>
        </w:rPr>
        <w:t xml:space="preserve">Repositories:</w:t>
      </w:r>
    </w:p>
    <w:p w:rsidR="00000000" w:rsidDel="00000000" w:rsidP="00000000" w:rsidRDefault="00000000" w:rsidRPr="00000000" w14:paraId="00000058">
      <w:pPr>
        <w:numPr>
          <w:ilvl w:val="1"/>
          <w:numId w:val="7"/>
        </w:numPr>
        <w:spacing w:after="0" w:afterAutospacing="0" w:before="0" w:beforeAutospacing="0"/>
        <w:ind w:left="1440" w:hanging="360"/>
        <w:rPr>
          <w:u w:val="none"/>
        </w:rPr>
      </w:pPr>
      <w:r w:rsidDel="00000000" w:rsidR="00000000" w:rsidRPr="00000000">
        <w:rPr>
          <w:rtl w:val="0"/>
        </w:rPr>
        <w:t xml:space="preserve">Skillshare_TT_Frontend</w:t>
      </w:r>
    </w:p>
    <w:p w:rsidR="00000000" w:rsidDel="00000000" w:rsidP="00000000" w:rsidRDefault="00000000" w:rsidRPr="00000000" w14:paraId="00000059">
      <w:pPr>
        <w:numPr>
          <w:ilvl w:val="1"/>
          <w:numId w:val="7"/>
        </w:numPr>
        <w:spacing w:after="0" w:afterAutospacing="0" w:before="0" w:beforeAutospacing="0"/>
        <w:ind w:left="1440" w:hanging="360"/>
        <w:rPr>
          <w:u w:val="none"/>
        </w:rPr>
      </w:pPr>
      <w:r w:rsidDel="00000000" w:rsidR="00000000" w:rsidRPr="00000000">
        <w:rPr>
          <w:rtl w:val="0"/>
        </w:rPr>
        <w:t xml:space="preserve">Skillshare_TT_Backend</w:t>
      </w:r>
    </w:p>
    <w:p w:rsidR="00000000" w:rsidDel="00000000" w:rsidP="00000000" w:rsidRDefault="00000000" w:rsidRPr="00000000" w14:paraId="0000005A">
      <w:pPr>
        <w:numPr>
          <w:ilvl w:val="1"/>
          <w:numId w:val="7"/>
        </w:numPr>
        <w:spacing w:after="0" w:afterAutospacing="0" w:before="0" w:beforeAutospacing="0"/>
        <w:ind w:left="1440" w:hanging="360"/>
        <w:rPr>
          <w:u w:val="none"/>
        </w:rPr>
      </w:pPr>
      <w:r w:rsidDel="00000000" w:rsidR="00000000" w:rsidRPr="00000000">
        <w:rPr>
          <w:rtl w:val="0"/>
        </w:rPr>
        <w:t xml:space="preserve">Skillshare_TT_Integration</w:t>
      </w:r>
    </w:p>
    <w:p w:rsidR="00000000" w:rsidDel="00000000" w:rsidP="00000000" w:rsidRDefault="00000000" w:rsidRPr="00000000" w14:paraId="0000005B">
      <w:pPr>
        <w:numPr>
          <w:ilvl w:val="0"/>
          <w:numId w:val="3"/>
        </w:numPr>
        <w:spacing w:after="0" w:afterAutospacing="0" w:before="0" w:beforeAutospacing="0"/>
        <w:ind w:left="720" w:hanging="360"/>
        <w:rPr>
          <w:b w:val="1"/>
        </w:rPr>
      </w:pPr>
      <w:r w:rsidDel="00000000" w:rsidR="00000000" w:rsidRPr="00000000">
        <w:rPr>
          <w:b w:val="1"/>
          <w:rtl w:val="0"/>
        </w:rPr>
        <w:t xml:space="preserve">General branches of the repositories</w:t>
      </w:r>
    </w:p>
    <w:p w:rsidR="00000000" w:rsidDel="00000000" w:rsidP="00000000" w:rsidRDefault="00000000" w:rsidRPr="00000000" w14:paraId="0000005C">
      <w:pPr>
        <w:numPr>
          <w:ilvl w:val="1"/>
          <w:numId w:val="3"/>
        </w:numPr>
        <w:spacing w:after="0" w:afterAutospacing="0" w:before="0" w:beforeAutospacing="0"/>
        <w:ind w:left="1440" w:hanging="360"/>
        <w:rPr>
          <w:u w:val="none"/>
        </w:rPr>
      </w:pPr>
      <w:r w:rsidDel="00000000" w:rsidR="00000000" w:rsidRPr="00000000">
        <w:rPr>
          <w:rtl w:val="0"/>
        </w:rPr>
        <w:t xml:space="preserve">master (Production)</w:t>
      </w:r>
    </w:p>
    <w:p w:rsidR="00000000" w:rsidDel="00000000" w:rsidP="00000000" w:rsidRDefault="00000000" w:rsidRPr="00000000" w14:paraId="0000005D">
      <w:pPr>
        <w:numPr>
          <w:ilvl w:val="1"/>
          <w:numId w:val="3"/>
        </w:numPr>
        <w:spacing w:after="0" w:afterAutospacing="0" w:before="0" w:beforeAutospacing="0"/>
        <w:ind w:left="1440" w:hanging="360"/>
        <w:rPr>
          <w:u w:val="none"/>
        </w:rPr>
      </w:pPr>
      <w:r w:rsidDel="00000000" w:rsidR="00000000" w:rsidRPr="00000000">
        <w:rPr>
          <w:rtl w:val="0"/>
        </w:rPr>
        <w:t xml:space="preserve">dev(integration / Test)</w:t>
      </w:r>
    </w:p>
    <w:p w:rsidR="00000000" w:rsidDel="00000000" w:rsidP="00000000" w:rsidRDefault="00000000" w:rsidRPr="00000000" w14:paraId="0000005E">
      <w:pPr>
        <w:numPr>
          <w:ilvl w:val="0"/>
          <w:numId w:val="3"/>
        </w:numPr>
        <w:spacing w:after="0" w:afterAutospacing="0" w:before="0" w:beforeAutospacing="0"/>
        <w:ind w:left="720" w:hanging="360"/>
        <w:rPr>
          <w:b w:val="1"/>
        </w:rPr>
      </w:pPr>
      <w:r w:rsidDel="00000000" w:rsidR="00000000" w:rsidRPr="00000000">
        <w:rPr>
          <w:rFonts w:ascii="Arial" w:cs="Arial" w:eastAsia="Arial" w:hAnsi="Arial"/>
          <w:b w:val="1"/>
          <w:sz w:val="21"/>
          <w:szCs w:val="21"/>
          <w:highlight w:val="white"/>
          <w:rtl w:val="0"/>
        </w:rPr>
        <w:t xml:space="preserve"> Strategy for deployment</w:t>
      </w:r>
    </w:p>
    <w:p w:rsidR="00000000" w:rsidDel="00000000" w:rsidP="00000000" w:rsidRDefault="00000000" w:rsidRPr="00000000" w14:paraId="0000005F">
      <w:pPr>
        <w:numPr>
          <w:ilvl w:val="1"/>
          <w:numId w:val="3"/>
        </w:numPr>
        <w:spacing w:after="0" w:afterAutospacing="0" w:before="0" w:beforeAutospacing="0"/>
        <w:ind w:left="1440" w:hanging="36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Alpha test inside the CLI Team</w:t>
      </w:r>
    </w:p>
    <w:p w:rsidR="00000000" w:rsidDel="00000000" w:rsidP="00000000" w:rsidRDefault="00000000" w:rsidRPr="00000000" w14:paraId="00000060">
      <w:pPr>
        <w:numPr>
          <w:ilvl w:val="1"/>
          <w:numId w:val="3"/>
        </w:numPr>
        <w:spacing w:after="0" w:afterAutospacing="0" w:before="0" w:beforeAutospacing="0"/>
        <w:ind w:left="1440" w:hanging="36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Betha test with the client</w:t>
      </w:r>
    </w:p>
    <w:p w:rsidR="00000000" w:rsidDel="00000000" w:rsidP="00000000" w:rsidRDefault="00000000" w:rsidRPr="00000000" w14:paraId="00000061">
      <w:pPr>
        <w:numPr>
          <w:ilvl w:val="1"/>
          <w:numId w:val="3"/>
        </w:numPr>
        <w:spacing w:before="0" w:beforeAutospacing="0"/>
        <w:ind w:left="1440" w:hanging="36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Final test with the whole Team</w:t>
      </w:r>
    </w:p>
    <w:p w:rsidR="00000000" w:rsidDel="00000000" w:rsidP="00000000" w:rsidRDefault="00000000" w:rsidRPr="00000000" w14:paraId="00000062">
      <w:pPr>
        <w:numPr>
          <w:ilvl w:val="0"/>
          <w:numId w:val="11"/>
        </w:numPr>
        <w:spacing w:after="0" w:afterAutospacing="0" w:before="0" w:lineRule="auto"/>
        <w:ind w:left="720" w:hanging="360"/>
        <w:rPr>
          <w:b w:val="1"/>
        </w:rPr>
      </w:pPr>
      <w:r w:rsidDel="00000000" w:rsidR="00000000" w:rsidRPr="00000000">
        <w:rPr>
          <w:b w:val="1"/>
          <w:rtl w:val="0"/>
        </w:rPr>
        <w:t xml:space="preserve">Describe how you will populate your app with data</w:t>
      </w:r>
    </w:p>
    <w:p w:rsidR="00000000" w:rsidDel="00000000" w:rsidP="00000000" w:rsidRDefault="00000000" w:rsidRPr="00000000" w14:paraId="00000063">
      <w:pPr>
        <w:numPr>
          <w:ilvl w:val="1"/>
          <w:numId w:val="11"/>
        </w:numPr>
        <w:spacing w:after="0" w:afterAutospacing="0" w:before="0" w:lineRule="auto"/>
        <w:ind w:left="1440" w:hanging="360"/>
        <w:rPr>
          <w:u w:val="none"/>
        </w:rPr>
      </w:pPr>
      <w:r w:rsidDel="00000000" w:rsidR="00000000" w:rsidRPr="00000000">
        <w:rPr>
          <w:rtl w:val="0"/>
        </w:rPr>
        <w:t xml:space="preserve">No data will be populated. Test images will be used to test this new feature in Skillshare platform</w:t>
      </w:r>
    </w:p>
    <w:p w:rsidR="00000000" w:rsidDel="00000000" w:rsidP="00000000" w:rsidRDefault="00000000" w:rsidRPr="00000000" w14:paraId="00000064">
      <w:pPr>
        <w:numPr>
          <w:ilvl w:val="0"/>
          <w:numId w:val="11"/>
        </w:numPr>
        <w:spacing w:after="0" w:afterAutospacing="0" w:before="0" w:lineRule="auto"/>
        <w:ind w:left="720" w:hanging="360"/>
        <w:rPr>
          <w:b w:val="1"/>
        </w:rPr>
      </w:pPr>
      <w:r w:rsidDel="00000000" w:rsidR="00000000" w:rsidRPr="00000000">
        <w:rPr>
          <w:b w:val="1"/>
          <w:rtl w:val="0"/>
        </w:rPr>
        <w:t xml:space="preserve">Describe what tools, automation or process you will use for testing</w:t>
      </w:r>
    </w:p>
    <w:p w:rsidR="00000000" w:rsidDel="00000000" w:rsidP="00000000" w:rsidRDefault="00000000" w:rsidRPr="00000000" w14:paraId="00000065">
      <w:pPr>
        <w:numPr>
          <w:ilvl w:val="1"/>
          <w:numId w:val="11"/>
        </w:numPr>
        <w:spacing w:after="240" w:before="0" w:lineRule="auto"/>
        <w:ind w:left="1440" w:hanging="360"/>
        <w:rPr>
          <w:u w:val="none"/>
        </w:rPr>
      </w:pPr>
      <w:commentRangeStart w:id="2"/>
      <w:r w:rsidDel="00000000" w:rsidR="00000000" w:rsidRPr="00000000">
        <w:rPr>
          <w:rtl w:val="0"/>
        </w:rPr>
        <w:t xml:space="preserve">Unittest</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1"/>
        <w:rPr/>
      </w:pPr>
      <w:bookmarkStart w:colFirst="0" w:colLast="0" w:name="_wzn25k70mc5q" w:id="19"/>
      <w:bookmarkEnd w:id="19"/>
      <w:r w:rsidDel="00000000" w:rsidR="00000000" w:rsidRPr="00000000">
        <w:rPr>
          <w:rtl w:val="0"/>
        </w:rPr>
      </w:r>
    </w:p>
    <w:p w:rsidR="00000000" w:rsidDel="00000000" w:rsidP="00000000" w:rsidRDefault="00000000" w:rsidRPr="00000000" w14:paraId="00000068">
      <w:pPr>
        <w:pStyle w:val="Heading1"/>
        <w:rPr/>
      </w:pPr>
      <w:bookmarkStart w:colFirst="0" w:colLast="0" w:name="_54u6fldun19f" w:id="20"/>
      <w:bookmarkEnd w:id="20"/>
      <w:r w:rsidDel="00000000" w:rsidR="00000000" w:rsidRPr="00000000">
        <w:rPr>
          <w:rtl w:val="0"/>
        </w:rPr>
      </w:r>
    </w:p>
    <w:p w:rsidR="00000000" w:rsidDel="00000000" w:rsidP="00000000" w:rsidRDefault="00000000" w:rsidRPr="00000000" w14:paraId="00000069">
      <w:pPr>
        <w:pStyle w:val="Heading1"/>
        <w:rPr/>
      </w:pPr>
      <w:bookmarkStart w:colFirst="0" w:colLast="0" w:name="_l9wdgi6n51af" w:id="21"/>
      <w:bookmarkEnd w:id="21"/>
      <w:r w:rsidDel="00000000" w:rsidR="00000000" w:rsidRPr="00000000">
        <w:rPr>
          <w:rtl w:val="0"/>
        </w:rPr>
      </w:r>
    </w:p>
    <w:p w:rsidR="00000000" w:rsidDel="00000000" w:rsidP="00000000" w:rsidRDefault="00000000" w:rsidRPr="00000000" w14:paraId="0000006A">
      <w:pPr>
        <w:pStyle w:val="Heading1"/>
        <w:rPr/>
      </w:pPr>
      <w:bookmarkStart w:colFirst="0" w:colLast="0" w:name="_kxoepn9nh7z1" w:id="22"/>
      <w:bookmarkEnd w:id="22"/>
      <w:r w:rsidDel="00000000" w:rsidR="00000000" w:rsidRPr="00000000">
        <w:rPr>
          <w:rtl w:val="0"/>
        </w:rPr>
      </w:r>
    </w:p>
    <w:p w:rsidR="00000000" w:rsidDel="00000000" w:rsidP="00000000" w:rsidRDefault="00000000" w:rsidRPr="00000000" w14:paraId="0000006B">
      <w:pPr>
        <w:pStyle w:val="Heading1"/>
        <w:rPr>
          <w:rFonts w:ascii="Proxima Nova" w:cs="Proxima Nova" w:eastAsia="Proxima Nova" w:hAnsi="Proxima Nova"/>
          <w:b w:val="1"/>
          <w:u w:val="none"/>
        </w:rPr>
      </w:pPr>
      <w:bookmarkStart w:colFirst="0" w:colLast="0" w:name="_klb42x21luml" w:id="23"/>
      <w:bookmarkEnd w:id="23"/>
      <w:r w:rsidDel="00000000" w:rsidR="00000000" w:rsidRPr="00000000">
        <w:rPr>
          <w:rtl w:val="0"/>
        </w:rPr>
        <w:t xml:space="preserve">Existing Solutions</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It is a requirement requested by the client. Custom development. </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Take this TED class as an example: </w:t>
      </w:r>
      <w:hyperlink r:id="rId18">
        <w:r w:rsidDel="00000000" w:rsidR="00000000" w:rsidRPr="00000000">
          <w:rPr>
            <w:color w:val="1155cc"/>
            <w:u w:val="single"/>
            <w:rtl w:val="0"/>
          </w:rPr>
          <w:t xml:space="preserve">https://www.ted.com/talks/risa_wechsler_the_search_for_dark_matter_and_what_we_ve_found_so_far/transcript#t-27649</w:t>
        </w:r>
      </w:hyperlink>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As you can see, in addition to subtitles, TED allows users to pick a language for the transcripts. You can also click on a certain portion of the transcripts and the video player will jump into the specific part of the video that plays the text you clicked on.</w:t>
      </w:r>
    </w:p>
    <w:p w:rsidR="00000000" w:rsidDel="00000000" w:rsidP="00000000" w:rsidRDefault="00000000" w:rsidRPr="00000000" w14:paraId="0000006F">
      <w:pPr>
        <w:rPr/>
      </w:pPr>
      <w:r w:rsidDel="00000000" w:rsidR="00000000" w:rsidRPr="00000000">
        <w:rPr>
          <w:rtl w:val="0"/>
        </w:rPr>
        <w:t xml:space="preserve">In addition, Transcripts and Subtitles don’t replace each other, they serve as complements. For the scope of this task, we are focusing solely on the transcripts, but if time allows, we’d like to evaluate solutions for multilingual subtitles as well.</w:t>
      </w:r>
    </w:p>
    <w:p w:rsidR="00000000" w:rsidDel="00000000" w:rsidP="00000000" w:rsidRDefault="00000000" w:rsidRPr="00000000" w14:paraId="00000070">
      <w:pPr>
        <w:rPr/>
      </w:pPr>
      <w:r w:rsidDel="00000000" w:rsidR="00000000" w:rsidRPr="00000000">
        <w:rPr/>
        <w:drawing>
          <wp:inline distB="114300" distT="114300" distL="114300" distR="114300">
            <wp:extent cx="5943600" cy="4305300"/>
            <wp:effectExtent b="0" l="0" r="0" t="0"/>
            <wp:docPr id="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rPr>
          <w:b w:val="1"/>
          <w:sz w:val="26"/>
          <w:szCs w:val="26"/>
        </w:rPr>
      </w:pPr>
      <w:r w:rsidDel="00000000" w:rsidR="00000000" w:rsidRPr="00000000">
        <w:rPr>
          <w:b w:val="1"/>
          <w:sz w:val="26"/>
          <w:szCs w:val="26"/>
          <w:rtl w:val="0"/>
        </w:rPr>
        <w:t xml:space="preserve">Prepared by Carlos Garcia, Leonardo Calderon and Ivan Lasso.</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rPr>
          <w:b w:val="1"/>
          <w:sz w:val="26"/>
          <w:szCs w:val="26"/>
        </w:rPr>
      </w:pPr>
      <w:r w:rsidDel="00000000" w:rsidR="00000000" w:rsidRPr="00000000">
        <w:rPr>
          <w:b w:val="1"/>
          <w:sz w:val="26"/>
          <w:szCs w:val="26"/>
          <w:rtl w:val="0"/>
        </w:rPr>
        <w:t xml:space="preserve">14-may-2020.</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rPr>
          <w:b w:val="1"/>
          <w:sz w:val="26"/>
          <w:szCs w:val="26"/>
        </w:rPr>
      </w:pPr>
      <w:r w:rsidDel="00000000" w:rsidR="00000000" w:rsidRPr="00000000">
        <w:rPr>
          <w:b w:val="1"/>
          <w:sz w:val="26"/>
          <w:szCs w:val="26"/>
          <w:rtl w:val="0"/>
        </w:rPr>
        <w:t xml:space="preserve">Edited 20-may-2020</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rPr>
          <w:b w:val="1"/>
          <w:sz w:val="26"/>
          <w:szCs w:val="26"/>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rPr>
          <w:b w:val="1"/>
          <w:sz w:val="26"/>
          <w:szCs w:val="26"/>
        </w:rPr>
      </w:pPr>
      <w:r w:rsidDel="00000000" w:rsidR="00000000" w:rsidRPr="00000000">
        <w:rPr>
          <w:rtl w:val="0"/>
        </w:rPr>
      </w:r>
    </w:p>
    <w:sectPr>
      <w:headerReference r:id="rId20" w:type="default"/>
      <w:headerReference r:id="rId21" w:type="first"/>
      <w:footerReference r:id="rId22" w:type="first"/>
      <w:pgSz w:h="15840" w:w="12240"/>
      <w:pgMar w:bottom="1080" w:top="1080" w:left="1440" w:right="1440" w:header="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dres Rojas" w:id="2" w:date="2020-05-15T22:57:53Z">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more description, tools, strategies, etc...</w:t>
      </w:r>
    </w:p>
  </w:comment>
  <w:comment w:author="Andres Rojas" w:id="0" w:date="2020-05-15T22:40:41Z">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bibliography, documentation, tutorials or any relevant information</w:t>
      </w:r>
    </w:p>
  </w:comment>
  <w:comment w:author="Andres Rojas" w:id="1" w:date="2020-05-15T23:08:29Z">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sección de &lt;Scope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38100"/>
          <wp:effectExtent b="0" l="0" r="0" t="0"/>
          <wp:docPr descr="horizontal line" id="5" name="image7.png"/>
          <a:graphic>
            <a:graphicData uri="http://schemas.openxmlformats.org/drawingml/2006/picture">
              <pic:pic>
                <pic:nvPicPr>
                  <pic:cNvPr descr="horizontal line" id="0" name="image7.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spacing w:before="320" w:line="240" w:lineRule="auto"/>
    </w:pPr>
    <w:rPr>
      <w:b w:val="1"/>
      <w:color w:val="00ab44"/>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nextjs.org/" TargetMode="External"/><Relationship Id="rId22" Type="http://schemas.openxmlformats.org/officeDocument/2006/relationships/footer" Target="footer1.xml"/><Relationship Id="rId10" Type="http://schemas.openxmlformats.org/officeDocument/2006/relationships/hyperlink" Target="https://reactjs.org/" TargetMode="External"/><Relationship Id="rId21" Type="http://schemas.openxmlformats.org/officeDocument/2006/relationships/header" Target="header2.xml"/><Relationship Id="rId13" Type="http://schemas.openxmlformats.org/officeDocument/2006/relationships/hyperlink" Target="https://aws.amazon.com/rekognition/"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typescriptlang.org/" TargetMode="External"/><Relationship Id="rId15" Type="http://schemas.openxmlformats.org/officeDocument/2006/relationships/image" Target="media/image5.png"/><Relationship Id="rId14" Type="http://schemas.openxmlformats.org/officeDocument/2006/relationships/hyperlink" Target="https://aws.amazon.com/translate/" TargetMode="External"/><Relationship Id="rId17" Type="http://schemas.openxmlformats.org/officeDocument/2006/relationships/image" Target="media/image3.png"/><Relationship Id="rId16" Type="http://schemas.openxmlformats.org/officeDocument/2006/relationships/image" Target="media/image2.png"/><Relationship Id="rId5" Type="http://schemas.openxmlformats.org/officeDocument/2006/relationships/numbering" Target="numbering.xml"/><Relationship Id="rId19" Type="http://schemas.openxmlformats.org/officeDocument/2006/relationships/image" Target="media/image6.png"/><Relationship Id="rId6" Type="http://schemas.openxmlformats.org/officeDocument/2006/relationships/styles" Target="styles.xml"/><Relationship Id="rId18" Type="http://schemas.openxmlformats.org/officeDocument/2006/relationships/hyperlink" Target="https://www.ted.com/talks/risa_wechsler_the_search_for_dark_matter_and_what_we_ve_found_so_far/transcript#t-27649" TargetMode="External"/><Relationship Id="rId7" Type="http://schemas.openxmlformats.org/officeDocument/2006/relationships/image" Target="media/image1.png"/><Relationship Id="rId8" Type="http://schemas.openxmlformats.org/officeDocument/2006/relationships/hyperlink" Target="https://graphql.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